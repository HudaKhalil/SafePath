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80AEA" w14:textId="189D9174" w:rsidR="008C4D59" w:rsidRDefault="00554D02">
      <w:pPr>
        <w:pStyle w:val="Heading1"/>
        <w:pPrChange w:id="0" w:author="D24126339 Huda Ibrahim" w:date="2025-10-15T11:31:00Z">
          <w:pPr>
            <w:pStyle w:val="Heading1"/>
            <w:jc w:val="center"/>
          </w:pPr>
        </w:pPrChange>
      </w:pPr>
      <w:r>
        <w:t>UI User Research &amp; Insights- Interview Questions</w:t>
      </w:r>
    </w:p>
    <w:p w14:paraId="6FE1DF29" w14:textId="77777777" w:rsidR="00526E70" w:rsidRPr="00526E70" w:rsidRDefault="00526E70" w:rsidP="0097571B"/>
    <w:p w14:paraId="14D418CF" w14:textId="1E71B5D0" w:rsidR="00C223FA" w:rsidRPr="00526E70" w:rsidRDefault="00C223FA" w:rsidP="008E7B0D">
      <w:p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(Interview</w:t>
      </w:r>
      <w:r w:rsidR="00526E70" w:rsidRPr="00526E70">
        <w:rPr>
          <w:rFonts w:ascii="Arial" w:hAnsi="Arial" w:cs="Arial"/>
          <w:sz w:val="22"/>
          <w:szCs w:val="22"/>
        </w:rPr>
        <w:t>- 1</w:t>
      </w:r>
      <w:r w:rsidRPr="00526E70">
        <w:rPr>
          <w:rFonts w:ascii="Arial" w:hAnsi="Arial" w:cs="Arial"/>
          <w:sz w:val="22"/>
          <w:szCs w:val="22"/>
        </w:rPr>
        <w:t>)</w:t>
      </w:r>
    </w:p>
    <w:p w14:paraId="0B58B52C" w14:textId="77777777" w:rsidR="00526E70" w:rsidRPr="00526E70" w:rsidRDefault="00526E70" w:rsidP="008E7B0D">
      <w:pPr>
        <w:rPr>
          <w:rFonts w:ascii="Arial" w:hAnsi="Arial" w:cs="Arial"/>
          <w:sz w:val="22"/>
          <w:szCs w:val="22"/>
        </w:rPr>
      </w:pPr>
    </w:p>
    <w:p w14:paraId="797D6770" w14:textId="16E49AB7" w:rsidR="00526E70" w:rsidRPr="00B83F6B" w:rsidRDefault="00B83F6B" w:rsidP="00B83F6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 of Interview:</w:t>
      </w:r>
    </w:p>
    <w:p w14:paraId="6126BC4B" w14:textId="079EFDDB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Gender:</w:t>
      </w:r>
    </w:p>
    <w:p w14:paraId="66811B8A" w14:textId="23C581A8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Age:</w:t>
      </w:r>
    </w:p>
    <w:p w14:paraId="0D296525" w14:textId="00F27F94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Pedestrian/Cyclist:</w:t>
      </w:r>
    </w:p>
    <w:p w14:paraId="625259A3" w14:textId="7A2AC80E" w:rsid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Disabled:</w:t>
      </w:r>
    </w:p>
    <w:p w14:paraId="3053314D" w14:textId="1E89406A" w:rsidR="00DA317E" w:rsidRPr="00526E70" w:rsidRDefault="00DA317E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Education Level</w:t>
      </w:r>
    </w:p>
    <w:p w14:paraId="23476B95" w14:textId="77777777" w:rsidR="00554D02" w:rsidRPr="00526E70" w:rsidRDefault="00554D02" w:rsidP="0097571B">
      <w:pPr>
        <w:rPr>
          <w:rFonts w:ascii="Arial" w:hAnsi="Arial" w:cs="Arial"/>
          <w:sz w:val="22"/>
          <w:szCs w:val="22"/>
        </w:rPr>
      </w:pPr>
    </w:p>
    <w:p w14:paraId="05F6EBEE" w14:textId="5A6BCF93" w:rsidR="00554D02" w:rsidRDefault="00554D02" w:rsidP="0097571B">
      <w:pPr>
        <w:pStyle w:val="NormalWeb"/>
        <w:rPr>
          <w:ins w:id="1" w:author="Hina Kausar" w:date="2025-10-15T12:38:00Z"/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Q1: What was your first impression when you </w:t>
      </w:r>
      <w:r w:rsidR="00B8734F">
        <w:rPr>
          <w:rFonts w:ascii="Arial" w:hAnsi="Arial" w:cs="Arial"/>
          <w:sz w:val="22"/>
          <w:szCs w:val="22"/>
        </w:rPr>
        <w:t>launched</w:t>
      </w:r>
      <w:bookmarkStart w:id="2" w:name="_GoBack"/>
      <w:bookmarkEnd w:id="2"/>
      <w:r w:rsidR="00DA317E" w:rsidRPr="00526E70">
        <w:rPr>
          <w:rFonts w:ascii="Arial" w:hAnsi="Arial" w:cs="Arial"/>
          <w:sz w:val="22"/>
          <w:szCs w:val="22"/>
        </w:rPr>
        <w:t xml:space="preserve"> </w:t>
      </w:r>
      <w:r w:rsidRPr="00526E70">
        <w:rPr>
          <w:rFonts w:ascii="Arial" w:hAnsi="Arial" w:cs="Arial"/>
          <w:sz w:val="22"/>
          <w:szCs w:val="22"/>
        </w:rPr>
        <w:t>the SafePath app?</w:t>
      </w:r>
    </w:p>
    <w:p w14:paraId="4E009A16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6CC5B0CC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71C69CF" w14:textId="3E5A8209" w:rsidR="00554D02" w:rsidRDefault="00554D02" w:rsidP="0097571B">
      <w:pPr>
        <w:pStyle w:val="NormalWeb"/>
        <w:rPr>
          <w:ins w:id="3" w:author="Hina Kausar" w:date="2025-10-15T12:38:00Z"/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Q2: How would you describe the overall look and feel of the interface (e.g., clean, confusing, cluttered, </w:t>
      </w:r>
      <w:r w:rsidR="008E7B0D" w:rsidRPr="00526E70">
        <w:rPr>
          <w:rFonts w:ascii="Arial" w:hAnsi="Arial" w:cs="Arial"/>
          <w:sz w:val="22"/>
          <w:szCs w:val="22"/>
        </w:rPr>
        <w:t>and simple</w:t>
      </w:r>
      <w:r w:rsidRPr="00526E70">
        <w:rPr>
          <w:rFonts w:ascii="Arial" w:hAnsi="Arial" w:cs="Arial"/>
          <w:sz w:val="22"/>
          <w:szCs w:val="22"/>
        </w:rPr>
        <w:t>)?</w:t>
      </w:r>
    </w:p>
    <w:p w14:paraId="7C668E89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18141307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47103C68" w14:textId="77777777" w:rsidR="00933933" w:rsidRDefault="00554D02" w:rsidP="0097571B">
      <w:pPr>
        <w:pStyle w:val="NormalWeb"/>
        <w:rPr>
          <w:ins w:id="4" w:author="Hina Kausar" w:date="2025-10-15T12:38:00Z"/>
        </w:rPr>
      </w:pPr>
      <w:r w:rsidRPr="00933933">
        <w:rPr>
          <w:rPrChange w:id="5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 xml:space="preserve">Q3: </w:t>
      </w:r>
      <w:r w:rsidR="00DA317E" w:rsidRPr="00933933">
        <w:rPr>
          <w:rPrChange w:id="6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>I</w:t>
      </w:r>
      <w:r w:rsidR="00DA317E">
        <w:t>n the first few seconds, did you understand what SafePath is for? Why or Why not?</w:t>
      </w:r>
    </w:p>
    <w:p w14:paraId="552AAB83" w14:textId="4FBE4289" w:rsidR="00554D02" w:rsidRPr="00933933" w:rsidRDefault="00554D02" w:rsidP="0097571B">
      <w:pPr>
        <w:pStyle w:val="NormalWeb"/>
      </w:pPr>
    </w:p>
    <w:p w14:paraId="6102B4BA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38FB3490" w14:textId="77777777" w:rsidR="00933933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 xml:space="preserve">Q4: </w:t>
      </w:r>
      <w:r w:rsidR="00653999">
        <w:t>How quickly could you locate the core features you needed from the app? Which did you try?</w:t>
      </w:r>
    </w:p>
    <w:p w14:paraId="0BE7A777" w14:textId="0156FF6E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00A68DDB" w14:textId="7A06809B" w:rsidR="000D3560" w:rsidRPr="00933933" w:rsidRDefault="00C223FA" w:rsidP="0097571B">
      <w:pPr>
        <w:pStyle w:val="NormalWeb"/>
        <w:rPr>
          <w:rPrChange w:id="7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  <w:r w:rsidRPr="00933933">
        <w:rPr>
          <w:rPrChange w:id="8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 xml:space="preserve">Q5: </w:t>
      </w:r>
      <w:r w:rsidR="000D3560" w:rsidRPr="00933933">
        <w:rPr>
          <w:rPrChange w:id="9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>Were there any screens where you felt lost or unsure what to do next?</w:t>
      </w:r>
    </w:p>
    <w:p w14:paraId="0FF1F95F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2B62FF89" w14:textId="77777777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109CCD9F" w14:textId="72F11280" w:rsidR="000D3560" w:rsidRDefault="00C223FA" w:rsidP="0097571B">
      <w:pPr>
        <w:pStyle w:val="NormalWeb"/>
        <w:rPr>
          <w:ins w:id="10" w:author="Hina Kausar" w:date="2025-10-15T12:37:00Z"/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Q5: </w:t>
      </w:r>
      <w:r w:rsidR="002B0572">
        <w:t>Did the labels match what you thought each action would do? Note any mismatches</w:t>
      </w:r>
      <w:r w:rsidR="000D3560" w:rsidRPr="00526E70">
        <w:rPr>
          <w:rFonts w:ascii="Arial" w:hAnsi="Arial" w:cs="Arial"/>
          <w:sz w:val="22"/>
          <w:szCs w:val="22"/>
        </w:rPr>
        <w:t>?</w:t>
      </w:r>
    </w:p>
    <w:p w14:paraId="05D08A00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67634BC2" w14:textId="465DEFAE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4394A337" w14:textId="77777777" w:rsidR="00933933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 xml:space="preserve">Q6: </w:t>
      </w:r>
      <w:r w:rsidR="002B0572">
        <w:t xml:space="preserve">What’s your impression of the SafePath logo? </w:t>
      </w:r>
    </w:p>
    <w:p w14:paraId="7244DA9A" w14:textId="51D8E280" w:rsidR="00933933" w:rsidRDefault="00933933" w:rsidP="0097571B">
      <w:pPr>
        <w:pStyle w:val="NormalWeb"/>
      </w:pPr>
    </w:p>
    <w:p w14:paraId="1CC0CCB7" w14:textId="492062F8" w:rsidR="000D3560" w:rsidRDefault="000D3560" w:rsidP="0097571B">
      <w:pPr>
        <w:pStyle w:val="NormalWeb"/>
      </w:pPr>
    </w:p>
    <w:p w14:paraId="420C891E" w14:textId="79AA4A9E" w:rsidR="002B0572" w:rsidRDefault="002B0572" w:rsidP="0097571B">
      <w:pPr>
        <w:pStyle w:val="NormalWeb"/>
        <w:rPr>
          <w:ins w:id="11" w:author="Hina Kausar" w:date="2025-10-15T12:38:00Z"/>
        </w:rPr>
      </w:pPr>
      <w:r>
        <w:t>Q7: How well does the logo communicate the app’s purpose?</w:t>
      </w:r>
    </w:p>
    <w:p w14:paraId="14FD7587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EB74891" w14:textId="23B9EC06" w:rsidR="000D3560" w:rsidRPr="00526E70" w:rsidDel="00933933" w:rsidRDefault="000D3560" w:rsidP="0097571B">
      <w:pPr>
        <w:pStyle w:val="NormalWeb"/>
        <w:rPr>
          <w:del w:id="12" w:author="Hina Kausar" w:date="2025-10-15T12:38:00Z"/>
          <w:rFonts w:ascii="Arial" w:hAnsi="Arial" w:cs="Arial"/>
          <w:sz w:val="22"/>
          <w:szCs w:val="22"/>
        </w:rPr>
      </w:pPr>
    </w:p>
    <w:p w14:paraId="5DF29CAB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2154D82" w14:textId="5C2777ED" w:rsidR="00933933" w:rsidRDefault="00C223FA" w:rsidP="0097571B">
      <w:pPr>
        <w:pStyle w:val="NormalWeb"/>
        <w:rPr>
          <w:ins w:id="13" w:author="Hina Kausar" w:date="2025-10-15T12:38:00Z"/>
        </w:rPr>
      </w:pPr>
      <w:r w:rsidRPr="00526E70">
        <w:rPr>
          <w:rFonts w:ascii="Arial" w:hAnsi="Arial" w:cs="Arial"/>
          <w:sz w:val="22"/>
          <w:szCs w:val="22"/>
        </w:rPr>
        <w:t>Q</w:t>
      </w:r>
      <w:r w:rsidR="002B0572">
        <w:rPr>
          <w:rFonts w:ascii="Arial" w:hAnsi="Arial" w:cs="Arial"/>
          <w:sz w:val="22"/>
          <w:szCs w:val="22"/>
        </w:rPr>
        <w:t>8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094434">
        <w:t>How clear and readable did the UI feel (contrast, text size, map labels, icons)?</w:t>
      </w:r>
    </w:p>
    <w:p w14:paraId="1AA9A84D" w14:textId="77777777" w:rsidR="00933933" w:rsidRDefault="00933933" w:rsidP="0097571B">
      <w:pPr>
        <w:pStyle w:val="NormalWeb"/>
        <w:rPr>
          <w:ins w:id="14" w:author="Hina Kausar" w:date="2025-10-15T12:38:00Z"/>
        </w:rPr>
      </w:pPr>
    </w:p>
    <w:p w14:paraId="3F71280F" w14:textId="596D2741" w:rsidR="000D3560" w:rsidRDefault="000D3560" w:rsidP="0097571B">
      <w:pPr>
        <w:pStyle w:val="NormalWeb"/>
      </w:pPr>
    </w:p>
    <w:p w14:paraId="30B342F4" w14:textId="05AF26B8" w:rsidR="00094434" w:rsidRDefault="00094434" w:rsidP="0097571B">
      <w:pPr>
        <w:pStyle w:val="NormalWeb"/>
      </w:pPr>
      <w:r>
        <w:t>Q9:</w:t>
      </w:r>
      <w:r w:rsidRPr="00094434">
        <w:t xml:space="preserve"> </w:t>
      </w:r>
      <w:r>
        <w:t>Were any texts, map elements, or icons hard to read or distinguish? Which ones?</w:t>
      </w:r>
    </w:p>
    <w:p w14:paraId="5390813E" w14:textId="7CB4FF0B" w:rsidR="00094434" w:rsidRPr="00526E70" w:rsidRDefault="00094434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59812E80" w14:textId="77777777" w:rsidR="000D3560" w:rsidRPr="00526E70" w:rsidRDefault="000D3560" w:rsidP="009D396A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1649D5AD" w14:textId="40E2FD3D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31A9C6A" w14:textId="7130B6FB" w:rsidR="000D3560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</w:t>
      </w:r>
      <w:r w:rsidR="009D396A">
        <w:rPr>
          <w:rFonts w:ascii="Arial" w:hAnsi="Arial" w:cs="Arial"/>
          <w:sz w:val="22"/>
          <w:szCs w:val="22"/>
        </w:rPr>
        <w:t>10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9D396A">
        <w:t>How consistent do the visual elements (buttons, maps, icons) feel across the app?</w:t>
      </w:r>
    </w:p>
    <w:p w14:paraId="3257D2DA" w14:textId="77777777" w:rsidR="000D3560" w:rsidRPr="00526E70" w:rsidRDefault="000D3560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8729F33" w14:textId="77777777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5EEF8DF6" w14:textId="7BF8398A" w:rsidR="000D3560" w:rsidRPr="00933933" w:rsidRDefault="00C223FA" w:rsidP="0097571B">
      <w:pPr>
        <w:pStyle w:val="NormalWeb"/>
        <w:rPr>
          <w:rPrChange w:id="15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  <w:r w:rsidRPr="007F6B84">
        <w:t>Q</w:t>
      </w:r>
      <w:r w:rsidR="009D396A" w:rsidRPr="007F6B84">
        <w:t>11</w:t>
      </w:r>
      <w:r w:rsidRPr="007F6B84">
        <w:t xml:space="preserve">: </w:t>
      </w:r>
      <w:r w:rsidR="000D3560" w:rsidRPr="007F6B84">
        <w:t xml:space="preserve">Did you find the </w:t>
      </w:r>
      <w:r w:rsidRPr="007F6B84">
        <w:t>colour</w:t>
      </w:r>
      <w:r w:rsidR="000D3560" w:rsidRPr="007F6B84">
        <w:t xml:space="preserve"> scheme and visuals supportive of the app’s theme?</w:t>
      </w:r>
      <w:r w:rsidR="009D396A" w:rsidRPr="007F6B84">
        <w:t xml:space="preserve"> </w:t>
      </w:r>
      <w:r w:rsidR="009D396A">
        <w:t>In what ways do the colours and visuals communicate ‘safety’ to you?”</w:t>
      </w:r>
    </w:p>
    <w:p w14:paraId="00E733A5" w14:textId="77777777" w:rsidR="00C223FA" w:rsidRPr="00933933" w:rsidRDefault="00C223FA" w:rsidP="0097571B">
      <w:pPr>
        <w:pStyle w:val="NormalWeb"/>
        <w:ind w:left="720"/>
        <w:rPr>
          <w:rPrChange w:id="16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</w:p>
    <w:p w14:paraId="16EDEE7D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E5AA80E" w14:textId="77777777" w:rsidR="000D3560" w:rsidRPr="00526E70" w:rsidRDefault="000D3560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5C113288" w14:textId="4943752F" w:rsidR="00C223FA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2</w:t>
      </w:r>
      <w:r w:rsidRPr="00526E70">
        <w:rPr>
          <w:rFonts w:ascii="Arial" w:hAnsi="Arial" w:cs="Arial"/>
          <w:sz w:val="22"/>
          <w:szCs w:val="22"/>
        </w:rPr>
        <w:t xml:space="preserve">: How smooth was the process of </w:t>
      </w:r>
      <w:r w:rsidR="009D396A">
        <w:rPr>
          <w:rFonts w:ascii="Arial" w:hAnsi="Arial" w:cs="Arial"/>
          <w:sz w:val="22"/>
          <w:szCs w:val="22"/>
        </w:rPr>
        <w:t>finding</w:t>
      </w:r>
      <w:r w:rsidR="009D396A" w:rsidRPr="00526E70">
        <w:rPr>
          <w:rFonts w:ascii="Arial" w:hAnsi="Arial" w:cs="Arial"/>
          <w:sz w:val="22"/>
          <w:szCs w:val="22"/>
        </w:rPr>
        <w:t xml:space="preserve"> </w:t>
      </w:r>
      <w:r w:rsidRPr="00526E70">
        <w:rPr>
          <w:rFonts w:ascii="Arial" w:hAnsi="Arial" w:cs="Arial"/>
          <w:sz w:val="22"/>
          <w:szCs w:val="22"/>
        </w:rPr>
        <w:t>or viewing a route</w:t>
      </w:r>
      <w:ins w:id="17" w:author="D24126339 Huda Ibrahim" w:date="2025-10-15T11:37:00Z">
        <w:r w:rsidR="009D396A">
          <w:rPr>
            <w:rFonts w:ascii="Arial" w:hAnsi="Arial" w:cs="Arial"/>
            <w:sz w:val="22"/>
            <w:szCs w:val="22"/>
          </w:rPr>
          <w:t>s</w:t>
        </w:r>
      </w:ins>
      <w:r w:rsidRPr="00526E70">
        <w:rPr>
          <w:rFonts w:ascii="Arial" w:hAnsi="Arial" w:cs="Arial"/>
          <w:sz w:val="22"/>
          <w:szCs w:val="22"/>
        </w:rPr>
        <w:t>?</w:t>
      </w:r>
    </w:p>
    <w:p w14:paraId="4615D44B" w14:textId="21350766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A69976B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1ACC737C" w14:textId="3BF375A6" w:rsidR="00C223FA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3</w:t>
      </w:r>
      <w:r w:rsidRPr="00526E70">
        <w:rPr>
          <w:rFonts w:ascii="Arial" w:hAnsi="Arial" w:cs="Arial"/>
          <w:sz w:val="22"/>
          <w:szCs w:val="22"/>
        </w:rPr>
        <w:t>: Were there any delays, confusing steps, or points of frustration?</w:t>
      </w:r>
    </w:p>
    <w:p w14:paraId="4E6A620D" w14:textId="77777777" w:rsidR="00C223FA" w:rsidRPr="00526E70" w:rsidRDefault="00C223FA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C0A339A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30771AFD" w14:textId="2B8630A4" w:rsidR="00C223FA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4</w:t>
      </w:r>
      <w:r w:rsidRPr="00526E70">
        <w:rPr>
          <w:rFonts w:ascii="Arial" w:hAnsi="Arial" w:cs="Arial"/>
          <w:sz w:val="22"/>
          <w:szCs w:val="22"/>
        </w:rPr>
        <w:t>: How easy would it be to use this app while walking or cycling?</w:t>
      </w:r>
    </w:p>
    <w:p w14:paraId="5DD63B06" w14:textId="0FE2A2AA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4870F7B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79050D37" w14:textId="5604D3C0" w:rsidR="00933933" w:rsidRDefault="00C223FA" w:rsidP="009D396A">
      <w:pPr>
        <w:pStyle w:val="NormalWeb"/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5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9D396A">
        <w:rPr>
          <w:rFonts w:ascii="Arial" w:hAnsi="Arial" w:cs="Arial"/>
          <w:sz w:val="22"/>
          <w:szCs w:val="22"/>
        </w:rPr>
        <w:t>W</w:t>
      </w:r>
      <w:r w:rsidR="009D396A">
        <w:t>hat specific features or information would increase your sense of safety in SafePath and why?</w:t>
      </w:r>
    </w:p>
    <w:p w14:paraId="596E588D" w14:textId="77777777" w:rsidR="00C223FA" w:rsidRPr="00526E70" w:rsidRDefault="00C223FA" w:rsidP="009D396A">
      <w:pPr>
        <w:pStyle w:val="NormalWeb"/>
        <w:rPr>
          <w:rFonts w:ascii="Arial" w:hAnsi="Arial" w:cs="Arial"/>
          <w:sz w:val="22"/>
          <w:szCs w:val="22"/>
        </w:rPr>
      </w:pPr>
    </w:p>
    <w:p w14:paraId="56C8338C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21FECB5" w14:textId="63369973" w:rsidR="00933933" w:rsidRDefault="00C223FA" w:rsidP="007F6B84">
      <w:pPr>
        <w:pStyle w:val="NormalWeb"/>
      </w:pPr>
      <w:r w:rsidRPr="00526E70">
        <w:rPr>
          <w:rFonts w:ascii="Arial" w:hAnsi="Arial" w:cs="Arial"/>
          <w:sz w:val="22"/>
          <w:szCs w:val="22"/>
        </w:rPr>
        <w:t>Q1</w:t>
      </w:r>
      <w:r w:rsidR="00DF5476">
        <w:rPr>
          <w:rFonts w:ascii="Arial" w:hAnsi="Arial" w:cs="Arial"/>
          <w:sz w:val="22"/>
          <w:szCs w:val="22"/>
        </w:rPr>
        <w:t>6</w:t>
      </w:r>
      <w:r w:rsidRPr="00526E70">
        <w:rPr>
          <w:rFonts w:ascii="Arial" w:hAnsi="Arial" w:cs="Arial"/>
          <w:sz w:val="22"/>
          <w:szCs w:val="22"/>
        </w:rPr>
        <w:t xml:space="preserve"> : </w:t>
      </w:r>
      <w:r w:rsidR="009D396A">
        <w:t>What did you expect from a navigation app that you didn’t find in SafePath?</w:t>
      </w:r>
    </w:p>
    <w:p w14:paraId="0179DC94" w14:textId="40A9CE22" w:rsidR="00C223FA" w:rsidRPr="00526E70" w:rsidRDefault="00C223FA" w:rsidP="007F6B84">
      <w:pPr>
        <w:pStyle w:val="NormalWeb"/>
        <w:rPr>
          <w:rFonts w:ascii="Arial" w:hAnsi="Arial" w:cs="Arial"/>
          <w:sz w:val="22"/>
          <w:szCs w:val="22"/>
        </w:rPr>
      </w:pPr>
    </w:p>
    <w:p w14:paraId="592D5402" w14:textId="2BFF3671" w:rsidR="00C223FA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11C4E51C" w14:textId="77777777" w:rsidR="00DF5476" w:rsidRDefault="00DF5476" w:rsidP="00DF5476">
      <w:pPr>
        <w:pStyle w:val="NormalWeb"/>
      </w:pPr>
      <w:r>
        <w:t>Q16:  What’s your impression of the ‘Find Buddy’ feature? what did you expect it to do? how clearly does it communicate that it helps you find cycling or walking partners? Any suggestions?</w:t>
      </w:r>
    </w:p>
    <w:p w14:paraId="78D868AF" w14:textId="77777777" w:rsidR="00C223FA" w:rsidRDefault="00C223FA" w:rsidP="0097571B">
      <w:pPr>
        <w:pStyle w:val="NormalWeb"/>
        <w:rPr>
          <w:ins w:id="18" w:author="D24126339 Huda Ibrahim" w:date="2025-10-15T11:47:00Z"/>
          <w:rFonts w:ascii="Arial" w:hAnsi="Arial" w:cs="Arial"/>
          <w:sz w:val="22"/>
          <w:szCs w:val="22"/>
        </w:rPr>
      </w:pPr>
    </w:p>
    <w:p w14:paraId="37733E63" w14:textId="77777777" w:rsidR="00DF5476" w:rsidRPr="00526E70" w:rsidRDefault="00DF5476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3B0FC91F" w14:textId="79DB97C9" w:rsidR="00C223FA" w:rsidRPr="00526E70" w:rsidRDefault="00C223FA" w:rsidP="007F6B84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DF5476">
        <w:rPr>
          <w:rFonts w:ascii="Arial" w:hAnsi="Arial" w:cs="Arial"/>
          <w:sz w:val="22"/>
          <w:szCs w:val="22"/>
        </w:rPr>
        <w:t>8</w:t>
      </w:r>
      <w:r w:rsidRPr="00526E70">
        <w:rPr>
          <w:rFonts w:ascii="Arial" w:hAnsi="Arial" w:cs="Arial"/>
          <w:sz w:val="22"/>
          <w:szCs w:val="22"/>
        </w:rPr>
        <w:t>: How likely are you to use this app regularly? Why or why not?</w:t>
      </w:r>
    </w:p>
    <w:p w14:paraId="0807BD8B" w14:textId="77777777" w:rsidR="00C223FA" w:rsidRDefault="00C223FA" w:rsidP="0097571B">
      <w:pPr>
        <w:pStyle w:val="ListParagraph"/>
      </w:pPr>
    </w:p>
    <w:p w14:paraId="3D0C072D" w14:textId="3D6D509A" w:rsidR="00526E70" w:rsidRDefault="00094434" w:rsidP="00DF5476">
      <w:pPr>
        <w:pStyle w:val="NormalWeb"/>
      </w:pPr>
      <w:r>
        <w:t xml:space="preserve"> </w:t>
      </w:r>
    </w:p>
    <w:p w14:paraId="396BDB61" w14:textId="77777777" w:rsidR="00C223FA" w:rsidRDefault="00C223FA" w:rsidP="0097571B">
      <w:pPr>
        <w:pStyle w:val="NormalWeb"/>
        <w:ind w:left="720"/>
      </w:pPr>
    </w:p>
    <w:p w14:paraId="4A1BC666" w14:textId="77777777" w:rsidR="000D3560" w:rsidRDefault="000D3560" w:rsidP="0097571B">
      <w:pPr>
        <w:pStyle w:val="NormalWeb"/>
        <w:ind w:left="720"/>
      </w:pPr>
    </w:p>
    <w:p w14:paraId="3FDC323D" w14:textId="77777777" w:rsidR="00554D02" w:rsidRDefault="00554D02" w:rsidP="0097571B">
      <w:pPr>
        <w:pStyle w:val="NormalWeb"/>
      </w:pPr>
    </w:p>
    <w:p w14:paraId="7D8032DC" w14:textId="77777777" w:rsidR="00554D02" w:rsidRDefault="00554D02" w:rsidP="0097571B">
      <w:pPr>
        <w:pStyle w:val="ListParagraph"/>
      </w:pPr>
    </w:p>
    <w:p w14:paraId="3A2C26EC" w14:textId="77777777" w:rsidR="00554D02" w:rsidRDefault="00554D02" w:rsidP="0097571B">
      <w:pPr>
        <w:pStyle w:val="NormalWeb"/>
        <w:ind w:left="720"/>
      </w:pPr>
    </w:p>
    <w:p w14:paraId="4ADDEF18" w14:textId="77777777" w:rsidR="00554D02" w:rsidRDefault="00554D02" w:rsidP="0097571B">
      <w:pPr>
        <w:pStyle w:val="ListParagraph"/>
      </w:pPr>
    </w:p>
    <w:sectPr w:rsidR="0055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6600"/>
    <w:multiLevelType w:val="hybridMultilevel"/>
    <w:tmpl w:val="C00076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35060"/>
    <w:multiLevelType w:val="multilevel"/>
    <w:tmpl w:val="9154B3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D0614"/>
    <w:multiLevelType w:val="hybridMultilevel"/>
    <w:tmpl w:val="D592B9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A04C7"/>
    <w:multiLevelType w:val="multilevel"/>
    <w:tmpl w:val="EBF82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C3290"/>
    <w:multiLevelType w:val="multilevel"/>
    <w:tmpl w:val="F43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13922"/>
    <w:multiLevelType w:val="multilevel"/>
    <w:tmpl w:val="35740F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228D0"/>
    <w:multiLevelType w:val="multilevel"/>
    <w:tmpl w:val="F522E2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D0699"/>
    <w:multiLevelType w:val="hybridMultilevel"/>
    <w:tmpl w:val="1FF090D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24126339 Huda Ibrahim">
    <w15:presenceInfo w15:providerId="AD" w15:userId="S::D24126339@mytudublin.ie::fc222b0b-2b1d-4758-af7b-2764fb150432"/>
  </w15:person>
  <w15:person w15:author="Hina Kausar">
    <w15:presenceInfo w15:providerId="Windows Live" w15:userId="694b73dcfb7e7f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02"/>
    <w:rsid w:val="00040704"/>
    <w:rsid w:val="00094434"/>
    <w:rsid w:val="000D3560"/>
    <w:rsid w:val="000E1EBC"/>
    <w:rsid w:val="002B0572"/>
    <w:rsid w:val="00526E70"/>
    <w:rsid w:val="00554D02"/>
    <w:rsid w:val="00653999"/>
    <w:rsid w:val="007F6B84"/>
    <w:rsid w:val="00811754"/>
    <w:rsid w:val="008C4D59"/>
    <w:rsid w:val="008E7B0D"/>
    <w:rsid w:val="00933933"/>
    <w:rsid w:val="0097571B"/>
    <w:rsid w:val="009D396A"/>
    <w:rsid w:val="00B83F6B"/>
    <w:rsid w:val="00B8734F"/>
    <w:rsid w:val="00C223FA"/>
    <w:rsid w:val="00DA317E"/>
    <w:rsid w:val="00D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F43A"/>
  <w15:chartTrackingRefBased/>
  <w15:docId w15:val="{CEAB6199-2E6C-473D-B951-E001EBDE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D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5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paragraph" w:styleId="Revision">
    <w:name w:val="Revision"/>
    <w:hidden/>
    <w:uiPriority w:val="99"/>
    <w:semiHidden/>
    <w:rsid w:val="00DA317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9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AB893-0B3A-4F20-A6EF-F5D212C8B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Kausar</dc:creator>
  <cp:keywords/>
  <dc:description/>
  <cp:lastModifiedBy>Hina Kausar</cp:lastModifiedBy>
  <cp:revision>3</cp:revision>
  <dcterms:created xsi:type="dcterms:W3CDTF">2025-10-15T11:58:00Z</dcterms:created>
  <dcterms:modified xsi:type="dcterms:W3CDTF">2025-10-15T13:00:00Z</dcterms:modified>
</cp:coreProperties>
</file>